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AFBA" w14:textId="77777777" w:rsidR="004679E7" w:rsidRPr="0046045D" w:rsidRDefault="00000000">
      <w:pPr>
        <w:spacing w:line="360" w:lineRule="auto"/>
        <w:jc w:val="center"/>
        <w:rPr>
          <w:lang w:val="pt-BR"/>
        </w:rPr>
      </w:pPr>
      <w:r>
        <w:rPr>
          <w:b/>
          <w:bCs/>
          <w:lang w:val="pt-BR"/>
        </w:rPr>
        <w:t>A MATERIALIDADE DO INDETERMINADO:</w:t>
      </w:r>
    </w:p>
    <w:p w14:paraId="7B9E3255" w14:textId="77777777" w:rsidR="004679E7" w:rsidRPr="0046045D" w:rsidRDefault="00000000">
      <w:pPr>
        <w:spacing w:line="360" w:lineRule="auto"/>
        <w:jc w:val="center"/>
        <w:rPr>
          <w:lang w:val="pt-BR"/>
        </w:rPr>
      </w:pPr>
      <w:r>
        <w:rPr>
          <w:b/>
          <w:bCs/>
          <w:lang w:val="pt-BR"/>
        </w:rPr>
        <w:t>DA EXEGESE À ICONOGRAFIA JURÍDICA DA CEGUEIRA</w:t>
      </w:r>
    </w:p>
    <w:p w14:paraId="7EFDD6D1" w14:textId="77777777" w:rsidR="004679E7" w:rsidRPr="0046045D" w:rsidRDefault="004679E7">
      <w:pPr>
        <w:rPr>
          <w:lang w:val="pt-BR"/>
        </w:rPr>
      </w:pPr>
    </w:p>
    <w:p w14:paraId="6B271E5D" w14:textId="77777777" w:rsidR="004679E7" w:rsidRDefault="00000000">
      <w:pPr>
        <w:spacing w:line="360" w:lineRule="auto"/>
        <w:jc w:val="center"/>
      </w:pPr>
      <w:r>
        <w:t>Ana Vitória Vanzin Mendes</w:t>
      </w:r>
    </w:p>
    <w:p w14:paraId="56C4BB29" w14:textId="77777777" w:rsidR="004679E7" w:rsidRDefault="004679E7"/>
    <w:p w14:paraId="544D0AF4" w14:textId="27B56387" w:rsidR="004679E7" w:rsidRPr="0046045D" w:rsidRDefault="00000000">
      <w:pPr>
        <w:ind w:left="708"/>
        <w:jc w:val="both"/>
        <w:rPr>
          <w:lang w:val="pt-BR"/>
        </w:rPr>
      </w:pPr>
      <w:r>
        <w:rPr>
          <w:b/>
          <w:bCs/>
          <w:lang w:val="pt-BR"/>
        </w:rPr>
        <w:t xml:space="preserve">Resumo: </w:t>
      </w:r>
      <w:r>
        <w:rPr>
          <w:sz w:val="20"/>
          <w:szCs w:val="20"/>
          <w:lang w:val="pt-BR"/>
        </w:rPr>
        <w:t xml:space="preserve">Este artigo investiga a tensão entre a indeterminação textual e a fixação visual na cultura ocidental, utilizando como ponto de partida a iconografia do Gênesis e de Franz Kafka para, em seguida, analisar a transformação semântica da venda nos olhos da Iustitia. Argumenta-se que a conversão de conceitos abstratos em imagens concretas, </w:t>
      </w:r>
      <w:r>
        <w:rPr>
          <w:i/>
          <w:iCs/>
          <w:sz w:val="20"/>
          <w:szCs w:val="20"/>
          <w:lang w:val="pt-BR"/>
        </w:rPr>
        <w:t xml:space="preserve">i.e., </w:t>
      </w:r>
      <w:r>
        <w:rPr>
          <w:sz w:val="20"/>
          <w:szCs w:val="20"/>
          <w:lang w:val="pt-BR"/>
        </w:rPr>
        <w:t>a maçã, o inseto, a cegueira, opera um fechamento hermenêutico que neutraliza o potencial crítico original das obras. No campo jurídico, esse fechamento sustenta uma ideologia de Estado: a venda, que surgiu como sátira à incompetência judicial no final do século XV, foi ressignificada pelo racionalismo liberal como emblema de imparcialidade, dissimulando assimetrias materiais de gênero, raça e classe sob o manto da igualdade formal. O artigo recorre à iconologia de Panofsky e ao paradigma indiciário de Ginzburg para propor que a crítica materialista do direito deve começar pela decifração genealógica das imagens que sustentam a ficção da neutralidade jurídica.</w:t>
      </w:r>
    </w:p>
    <w:p w14:paraId="2AAA2489" w14:textId="77777777" w:rsidR="004679E7" w:rsidRPr="0046045D" w:rsidRDefault="004679E7">
      <w:pPr>
        <w:rPr>
          <w:lang w:val="pt-BR"/>
        </w:rPr>
      </w:pPr>
    </w:p>
    <w:p w14:paraId="5C4852D7" w14:textId="77777777" w:rsidR="004679E7" w:rsidRPr="0046045D" w:rsidRDefault="00000000">
      <w:pPr>
        <w:ind w:left="708"/>
        <w:jc w:val="both"/>
        <w:rPr>
          <w:lang w:val="pt-BR"/>
        </w:rPr>
      </w:pPr>
      <w:r>
        <w:rPr>
          <w:b/>
          <w:bCs/>
          <w:lang w:val="pt-BR"/>
        </w:rPr>
        <w:t xml:space="preserve">Palavras-chave: </w:t>
      </w:r>
      <w:r>
        <w:rPr>
          <w:sz w:val="20"/>
          <w:szCs w:val="20"/>
          <w:lang w:val="pt-BR"/>
        </w:rPr>
        <w:t xml:space="preserve">Iconografia jurídica; </w:t>
      </w:r>
      <w:r>
        <w:rPr>
          <w:i/>
          <w:iCs/>
          <w:sz w:val="20"/>
          <w:szCs w:val="20"/>
          <w:lang w:val="pt-BR"/>
        </w:rPr>
        <w:t>Iustitia</w:t>
      </w:r>
      <w:r>
        <w:rPr>
          <w:sz w:val="20"/>
          <w:szCs w:val="20"/>
          <w:lang w:val="pt-BR"/>
        </w:rPr>
        <w:t>; indeterminação textual; fechamento hermenêutico; imparcialidade formal; crítica materialista do direito.</w:t>
      </w:r>
    </w:p>
    <w:p w14:paraId="5D9EEF59" w14:textId="77777777" w:rsidR="004679E7" w:rsidRPr="0046045D" w:rsidRDefault="004679E7">
      <w:pPr>
        <w:rPr>
          <w:lang w:val="pt-BR"/>
        </w:rPr>
      </w:pPr>
    </w:p>
    <w:p w14:paraId="35512317" w14:textId="77777777" w:rsidR="004679E7" w:rsidRDefault="00000000">
      <w:pPr>
        <w:ind w:left="708"/>
        <w:jc w:val="both"/>
      </w:pPr>
      <w:r>
        <w:rPr>
          <w:b/>
          <w:bCs/>
        </w:rPr>
        <w:t xml:space="preserve">Abstract: </w:t>
      </w:r>
      <w:r>
        <w:rPr>
          <w:sz w:val="20"/>
          <w:szCs w:val="20"/>
        </w:rPr>
        <w:t>This article investigates the tension between textual indetermination and visual fixation in Western culture, using the iconography of Genesis and Franz Kafka as a point of departure before analysing the semantic transformation of the blindfold on Justice. It is argued that the conversion of abstract concepts into concrete images — the apple, the insect, the blindfold — operates a hermeneutic closure that neutralises the original critical potential of the works in question. In the legal field, this closure sustains a state ideology: the blindfold, which emerged as satire of judicial incompetence at the end of the fifteenth century, was resignified by liberal rationalism as an emblem of impartiality, concealing material asymmetries of gender, race, and class beneath the veil of formal equality. The article draws on Panofsky's iconology and Ginzburg's evidential paradigm to propose that materialist critique of law must begin with the genealogical deciphering of the images that sustain the fiction of juridical neutrality.</w:t>
      </w:r>
    </w:p>
    <w:p w14:paraId="04BC0991" w14:textId="77777777" w:rsidR="004679E7" w:rsidRDefault="004679E7"/>
    <w:p w14:paraId="3CC7BBD8" w14:textId="77777777" w:rsidR="004679E7" w:rsidRDefault="00000000">
      <w:pPr>
        <w:ind w:left="708"/>
        <w:jc w:val="both"/>
      </w:pPr>
      <w:r>
        <w:rPr>
          <w:b/>
          <w:bCs/>
        </w:rPr>
        <w:t xml:space="preserve">Keywords: </w:t>
      </w:r>
      <w:r>
        <w:rPr>
          <w:sz w:val="20"/>
          <w:szCs w:val="20"/>
        </w:rPr>
        <w:t>Legal iconography; Iustitia; textual indetermination; hermeneutic closure; formal impartiality; materialist critique of law.</w:t>
      </w:r>
    </w:p>
    <w:p w14:paraId="557E21D6" w14:textId="77777777" w:rsidR="004679E7" w:rsidRDefault="004679E7"/>
    <w:p w14:paraId="62E4FCCF" w14:textId="77777777" w:rsidR="004679E7" w:rsidRPr="0046045D" w:rsidRDefault="00000000">
      <w:pPr>
        <w:spacing w:before="360" w:after="240" w:line="360" w:lineRule="auto"/>
        <w:rPr>
          <w:lang w:val="pt-BR"/>
        </w:rPr>
      </w:pPr>
      <w:r>
        <w:rPr>
          <w:b/>
          <w:bCs/>
          <w:lang w:val="pt-BR"/>
        </w:rPr>
        <w:t>1. Introdução: a tirania da concreção visual</w:t>
      </w:r>
    </w:p>
    <w:p w14:paraId="05C38AE3" w14:textId="77777777" w:rsidR="004679E7" w:rsidRPr="0046045D" w:rsidRDefault="00000000">
      <w:pPr>
        <w:spacing w:line="360" w:lineRule="auto"/>
        <w:ind w:firstLine="708"/>
        <w:jc w:val="both"/>
        <w:rPr>
          <w:lang w:val="pt-BR"/>
        </w:rPr>
      </w:pPr>
      <w:r>
        <w:rPr>
          <w:lang w:val="pt-BR"/>
        </w:rPr>
        <w:t>A relação entre o texto escrito e a imagem na cultura ocidental caracteriza-se por uma disputa de autoridade sobre o sentido. Enquanto a linguagem escrita, especialmente na literatura e na teologia, mobiliza com frequência a indeterminação para expandir o campo semântico, a cultura visual tende a operar um "fechamento", estabilizando o imaginário coletivo em torno de objetos tangíveis. W. J. T. Mitchell, ao propor a noção de "virada pictórica" (</w:t>
      </w:r>
      <w:r>
        <w:rPr>
          <w:i/>
          <w:iCs/>
          <w:lang w:val="pt-BR"/>
        </w:rPr>
        <w:t>pictorial turn</w:t>
      </w:r>
      <w:r>
        <w:rPr>
          <w:lang w:val="pt-BR"/>
        </w:rPr>
        <w:t>) como evento epistemológico do século XX, argumentou que as imagens não se limitam a ilustrar o pensamento: elas o estruturam, impõem categorias e silenciam alternativas (MITCHELL, 1994, p. 13). Hans Belting, por sua vez, distingue entre a imagem (Bild) como entidade mental ou coletiva, o objeto (</w:t>
      </w:r>
      <w:r>
        <w:rPr>
          <w:i/>
          <w:iCs/>
          <w:lang w:val="pt-BR"/>
        </w:rPr>
        <w:t>Medium</w:t>
      </w:r>
      <w:r>
        <w:rPr>
          <w:lang w:val="pt-BR"/>
        </w:rPr>
        <w:t xml:space="preserve">) que a veicula e o observador que a ativa, </w:t>
        <w:lastRenderedPageBreak/>
        <w:t>sublinhando que o poder da imagem reside justamente em fazer esquecer essa tríade, apresentando-se como realidade imediata e transparente (BELTING, 1994, p. 3-12).</w:t>
      </w:r>
    </w:p>
    <w:p w14:paraId="39B3D958" w14:textId="6C910130" w:rsidR="004679E7" w:rsidRPr="0046045D" w:rsidRDefault="00000000">
      <w:pPr>
        <w:spacing w:line="360" w:lineRule="auto"/>
        <w:ind w:firstLine="708"/>
        <w:jc w:val="both"/>
        <w:rPr>
          <w:lang w:val="pt-BR"/>
        </w:rPr>
      </w:pPr>
      <w:r>
        <w:rPr>
          <w:lang w:val="pt-BR"/>
        </w:rPr>
        <w:t>Este fenômeno de reificação visual — o processo de transformar uma ideia ou angústia abstrata em uma "coisa" — não é acidental. A iconologia de Erwin Panofsky fornece os instrumentos metodológicos para decifrar seus três estratos: o nível pré-iconográfico (a percepção das formas), o nível iconográfico (a identificação dos temas convencionais) e o nível iconológico (a interpretação dos valores simbólicos que uma época inconscientemente projeta nas imagens) (PANOFSKY, 2014, p. 53-60). É precisamente nesse terceiro nível que os casos analisados neste artigo se tornam legíveis como episódios de uma mesma história: a história do fechamento hermenêutico como tecnologia de poder.</w:t>
      </w:r>
    </w:p>
    <w:p w14:paraId="43A5C542" w14:textId="534918B6" w:rsidR="004679E7" w:rsidRPr="0046045D" w:rsidRDefault="00000000">
      <w:pPr>
        <w:spacing w:line="360" w:lineRule="auto"/>
        <w:ind w:firstLine="708"/>
        <w:jc w:val="both"/>
        <w:rPr>
          <w:lang w:val="pt-BR"/>
        </w:rPr>
      </w:pPr>
      <w:r>
        <w:rPr>
          <w:lang w:val="pt-BR"/>
        </w:rPr>
        <w:t>Este artigo examina dois casos canônicos de fixação visual em domínios não jurídicos — a maçã do Gênesis e o inseto de Kafka — para, a partir daí, analisar a transformação da venda nos olhos da alegoria da Justiça. Ao estabelecer essa arquitetura tripartida, argumenta-se que o mesmo mecanismo que converte a transgressão bíblica em objeto de consumo e o horror existencial kafkiano em repulsa física também opera, no campo jurídico, a conversão de uma sátira sobre a incompetência judicial em um dogma de virtude estatal. Recuperar a genealogia dessas imagens — lembrando que o fruto era indeterminado, que o inseto era irrepresentável e que a venda era uma zombaria — é o que aqui se designa, na esteira de José Saramago, como exercício de "desver": ver para além do que a imagem quer que se veja.</w:t>
      </w:r>
    </w:p>
    <w:p w14:paraId="498D48F9" w14:textId="77777777" w:rsidR="004679E7" w:rsidRPr="0046045D" w:rsidRDefault="00000000">
      <w:pPr>
        <w:spacing w:line="360" w:lineRule="auto"/>
        <w:ind w:firstLine="708"/>
        <w:jc w:val="both"/>
        <w:rPr>
          <w:lang w:val="pt-BR"/>
        </w:rPr>
      </w:pPr>
      <w:r>
        <w:rPr>
          <w:lang w:val="pt-BR"/>
        </w:rPr>
        <w:t>O método adotado combina a iconologia panofskiana com o paradigma indiciário de Carlo Ginzburg, que propõe a leitura dos "sinais" e "rastros" históricos marginalizados pelas narrativas dominantes como via de acesso ao que foi deliberadamente ocultado (GINZBURG, 1989, p. 143-179). A crítica materialista e de gênero, na tradição de Marina Warner e Peter Goodrich, completa o quadro: as imagens jurídicas não são neutras, e sua persistência nos espaços institucionais do direito — tribunais, selos, moedas — é inseparável das hierarquias que sustentam.</w:t>
      </w:r>
    </w:p>
    <w:p w14:paraId="4C3543AF" w14:textId="77777777" w:rsidR="004679E7" w:rsidRPr="0046045D" w:rsidRDefault="00000000">
      <w:pPr>
        <w:spacing w:before="360" w:after="240" w:line="360" w:lineRule="auto"/>
        <w:rPr>
          <w:lang w:val="pt-BR"/>
        </w:rPr>
      </w:pPr>
      <w:r>
        <w:rPr>
          <w:b/>
          <w:bCs/>
          <w:lang w:val="pt-BR"/>
        </w:rPr>
        <w:t>2. A maçã e o inseto: estudos de caso sobre a redução do sentido</w:t>
      </w:r>
    </w:p>
    <w:p w14:paraId="32727880" w14:textId="77777777" w:rsidR="004679E7" w:rsidRPr="0046045D" w:rsidRDefault="00000000">
      <w:pPr>
        <w:spacing w:before="300" w:after="200" w:line="360" w:lineRule="auto"/>
        <w:rPr>
          <w:lang w:val="pt-BR"/>
        </w:rPr>
      </w:pPr>
      <w:r>
        <w:rPr>
          <w:b/>
          <w:bCs/>
          <w:lang w:val="pt-BR"/>
        </w:rPr>
        <w:t>2.1 O malum e a invenção do objeto de desejo</w:t>
      </w:r>
    </w:p>
    <w:p w14:paraId="6C859DDD" w14:textId="77777777" w:rsidR="004679E7" w:rsidRPr="0046045D" w:rsidRDefault="00000000">
      <w:pPr>
        <w:spacing w:line="360" w:lineRule="auto"/>
        <w:ind w:firstLine="708"/>
        <w:jc w:val="both"/>
        <w:rPr>
          <w:lang w:val="pt-BR"/>
        </w:rPr>
      </w:pPr>
      <w:r>
        <w:rPr>
          <w:lang w:val="pt-BR"/>
        </w:rPr>
        <w:t>No texto hebraico do Gênesis (3:6), a referência à árvore do conhecimento do bem e do mal utiliza o termo genérico peri (</w:t>
      </w:r>
      <w:r>
        <w:t>פְּרִי</w:t>
      </w:r>
      <w:r>
        <w:rPr>
          <w:lang w:val="pt-BR"/>
        </w:rPr>
        <w:t xml:space="preserve">), que significa simplesmente "fruto". A tradição exegética rabínica, ao debater a natureza botânica desse fruto, oscilou entre o figo, a uva, a romã e o trigo, sem jamais fixar um consenso (STEIN, 1994, p. 22-24). A indefinição botânica servia ao </w:t>
        <w:lastRenderedPageBreak/>
        <w:t>propósito teológico: o foco da narrativa residia na transgressão da norma divina, um ato moral e intelectual, e não no consumo de um alimento específico. O que estava em jogo era a hybris do conhecimento, não a dietética do paraíso.</w:t>
      </w:r>
    </w:p>
    <w:p w14:paraId="5D061F8B" w14:textId="2DAD0E8D" w:rsidR="004679E7" w:rsidRPr="0046045D" w:rsidRDefault="00000000">
      <w:pPr>
        <w:spacing w:line="360" w:lineRule="auto"/>
        <w:ind w:firstLine="708"/>
        <w:jc w:val="both"/>
        <w:rPr>
          <w:lang w:val="pt-BR"/>
        </w:rPr>
      </w:pPr>
      <w:r>
        <w:rPr>
          <w:lang w:val="pt-BR"/>
        </w:rPr>
        <w:t>A consolidação da maçã no imaginário ocidental deriva de uma contingência linguística na Vulgata Latina, redigida por Jerônimo entre os séculos IV e V. Nessa tradução, o adjetivo para "mal" (</w:t>
      </w:r>
      <w:r>
        <w:rPr>
          <w:i/>
          <w:iCs/>
          <w:lang w:val="pt-BR"/>
        </w:rPr>
        <w:t>malum</w:t>
      </w:r>
      <w:r>
        <w:rPr>
          <w:lang w:val="pt-BR"/>
        </w:rPr>
        <w:t>) coincide com o substantivo para "macieira" (</w:t>
      </w:r>
      <w:r>
        <w:rPr>
          <w:i/>
          <w:iCs/>
          <w:lang w:val="pt-BR"/>
        </w:rPr>
        <w:t>malus</w:t>
      </w:r>
      <w:r>
        <w:rPr>
          <w:lang w:val="pt-BR"/>
        </w:rPr>
        <w:t>). A paronomásia não era necessariamente intencional: Jerônimo encontrava-se diante de um problema de tradução, e o latim disponível não oferecia alternativa igualmente econômica. Mas a coincidência fonética funcionou como um ímã semântico. A iconografia renascentista, exemplificada por Albrecht Dürer (Adão e Eva, 1507) e por Lucas Cranach o Velho (O paraíso, c. 1530), explorou esse equívoco para resolver plasticamente a ambiguidade. Ao colocar uma maçã vermelha nas mãos de Eva, a arte deslocou o eixo do pecado original: a desobediência abstrata tornou-se desejo material concreto, e a responsabilidade, já latente na narrativa textual, foi inscrita no corpo feminino como objeto de cobiça e tentação.</w:t>
      </w:r>
    </w:p>
    <w:p w14:paraId="4EF505DD" w14:textId="77777777" w:rsidR="004679E7" w:rsidRPr="0046045D" w:rsidRDefault="00000000">
      <w:pPr>
        <w:spacing w:line="360" w:lineRule="auto"/>
        <w:ind w:firstLine="708"/>
        <w:jc w:val="both"/>
        <w:rPr>
          <w:lang w:val="pt-BR"/>
        </w:rPr>
      </w:pPr>
      <w:r>
        <w:rPr>
          <w:lang w:val="pt-BR"/>
        </w:rPr>
        <w:t>A imagem simplificou a teologia, tornando o mito consumível e visualmente reprodutível, à custa de sua complexidade ética. Mas o custo foi maior: ao nomear a maçã, a iconografia nomeou também a culpada. A indeterminação do fruto preservava, no texto, a ambiguidade da responsabilidade compartilhada; a maçã na mão de Eva a cristalizou. Essa operação — do abstrato ao concreto, do partilhado ao localizado — é o que este artigo identifica como fechamento hermenêutico. Panofsky diria que a imagem migrou do nível iconológico (transgressão como condição humana) para o nível iconográfico (uma mulher, uma maçã, uma queda), perdendo, nessa descida, a profundidade que a tornava teologicamente produtiva.</w:t>
      </w:r>
    </w:p>
    <w:p w14:paraId="28EEDE7B" w14:textId="77777777" w:rsidR="004679E7" w:rsidRPr="0046045D" w:rsidRDefault="00000000">
      <w:pPr>
        <w:spacing w:before="300" w:after="200" w:line="360" w:lineRule="auto"/>
        <w:rPr>
          <w:lang w:val="pt-BR"/>
        </w:rPr>
      </w:pPr>
      <w:r>
        <w:rPr>
          <w:b/>
          <w:bCs/>
          <w:lang w:val="pt-BR"/>
        </w:rPr>
        <w:t xml:space="preserve">2.2 O </w:t>
      </w:r>
      <w:r>
        <w:rPr>
          <w:b/>
          <w:bCs/>
          <w:i/>
          <w:iCs/>
          <w:lang w:val="pt-BR"/>
        </w:rPr>
        <w:t>Ungeziefer</w:t>
      </w:r>
      <w:r>
        <w:rPr>
          <w:b/>
          <w:bCs/>
          <w:lang w:val="pt-BR"/>
        </w:rPr>
        <w:t xml:space="preserve"> e a recusa da representação</w:t>
      </w:r>
    </w:p>
    <w:p w14:paraId="6ED9DD70" w14:textId="77777777" w:rsidR="004679E7" w:rsidRPr="0046045D" w:rsidRDefault="00000000">
      <w:pPr>
        <w:spacing w:line="360" w:lineRule="auto"/>
        <w:ind w:firstLine="708"/>
        <w:jc w:val="both"/>
        <w:rPr>
          <w:lang w:val="pt-BR"/>
        </w:rPr>
      </w:pPr>
      <w:r>
        <w:rPr>
          <w:lang w:val="pt-BR"/>
        </w:rPr>
        <w:t xml:space="preserve">Séculos depois, Franz Kafka enfrentou resistência análoga ao tentar preservar a indeterminação em </w:t>
      </w:r>
      <w:r>
        <w:rPr>
          <w:i/>
          <w:iCs/>
          <w:lang w:val="pt-BR"/>
        </w:rPr>
        <w:t>A Metamorfose</w:t>
      </w:r>
      <w:r>
        <w:rPr>
          <w:lang w:val="pt-BR"/>
        </w:rPr>
        <w:t xml:space="preserve">. O termo utilizado para descrever Gregor Samsa, </w:t>
      </w:r>
      <w:r>
        <w:rPr>
          <w:i/>
          <w:iCs/>
          <w:lang w:val="pt-BR"/>
        </w:rPr>
        <w:t>Ungeziefer</w:t>
      </w:r>
      <w:r>
        <w:rPr>
          <w:lang w:val="pt-BR"/>
        </w:rPr>
        <w:t>, remete etimologicamente ao "animal impuro", inadequado ao sacrifício, denotando uma exclusão ontológica e social antes que biológica. O neologismo concentra, numa única palavra, a experiência de ser classificado como descartável pela ordem que se pretendia natural. Como observou Modesto Carone, tradutor da obra para o português, a palavra não tem equivalente preciso em nenhuma língua moderna europeia, e qualquer tradução literal (barata, inseto, bicho) trai a ambiguidade original (CARONE, 1997, p. 9-10).</w:t>
      </w:r>
    </w:p>
    <w:p w14:paraId="3710F9D7" w14:textId="77777777" w:rsidR="004679E7" w:rsidRPr="0046045D" w:rsidRDefault="00000000">
      <w:pPr>
        <w:spacing w:line="360" w:lineRule="auto"/>
        <w:ind w:firstLine="708"/>
        <w:jc w:val="both"/>
        <w:rPr>
          <w:lang w:val="pt-BR"/>
        </w:rPr>
      </w:pPr>
      <w:r>
        <w:rPr>
          <w:lang w:val="pt-BR"/>
        </w:rPr>
        <w:lastRenderedPageBreak/>
        <w:t>A insistência de Kafka, em carta ao editor Kurt Wolff em 1915, para que o inseto "não fosse desenhado, nem mesmo visto de longe", revela a consciência do autor sobre o perigo da ilustração. Ao desenhar uma barata ou um besouro, o ilustrador converte o horror existencial e a alienação do trabalho em repulsa física, domesticando o absurdo. A imagem concreta do inseto permite ao leitor distanciar-se de Gregor, classificando-o como monstro, em vez de reconhecer nele a condição do sujeito descartável na modernidade capitalista. Walter Benjamin, em seu ensaio sobre Kafka, apontou que a força das imagens kafkianas reside exatamente em sua recusa de fixação: são "gestos" que resistem à interpretação alegórica, mantendo viva a experiência do indecifrável como experiência histórica (BENJAMIN, 2012, p. 137-139).</w:t>
      </w:r>
    </w:p>
    <w:p w14:paraId="214D7304" w14:textId="2B9AA15C" w:rsidR="004679E7" w:rsidRPr="0046045D" w:rsidRDefault="00000000">
      <w:pPr>
        <w:spacing w:line="360" w:lineRule="auto"/>
        <w:ind w:firstLine="708"/>
        <w:jc w:val="both"/>
        <w:rPr>
          <w:lang w:val="pt-BR"/>
        </w:rPr>
      </w:pPr>
      <w:r>
        <w:rPr>
          <w:lang w:val="pt-BR"/>
        </w:rPr>
        <w:t xml:space="preserve">A leitura de Benjamin sugere que a recusa de Kafka não era apenas estética, mas política. O </w:t>
      </w:r>
      <w:r>
        <w:rPr>
          <w:i/>
          <w:iCs/>
          <w:lang w:val="pt-BR"/>
        </w:rPr>
        <w:t>Ungeziefer</w:t>
      </w:r>
      <w:r>
        <w:rPr>
          <w:lang w:val="pt-BR"/>
        </w:rPr>
        <w:t xml:space="preserve"> indeterminado mantém aberta a questão: de que modo a modernidade produz seres classificados como supérfluos? A barata concreta fecha essa questão, reduzindo-a a um pesadelo pessoal. O fechamento hermenêutico opera, aqui também, como neutralização: transforma em fantasia individual o que era diagnóstico social. A imagem concreta do inseto, bem como a maçã de Eva, descomplexifica, torna palatável e, ao fazer isso, despotencializa.</w:t>
      </w:r>
    </w:p>
    <w:p w14:paraId="334225FD" w14:textId="77777777" w:rsidR="004679E7" w:rsidRPr="0046045D" w:rsidRDefault="00000000">
      <w:pPr>
        <w:spacing w:before="360" w:after="240" w:line="360" w:lineRule="auto"/>
        <w:rPr>
          <w:lang w:val="pt-BR"/>
        </w:rPr>
      </w:pPr>
      <w:r>
        <w:rPr>
          <w:b/>
          <w:bCs/>
          <w:lang w:val="pt-BR"/>
        </w:rPr>
        <w:t xml:space="preserve">3. A metamorfose da </w:t>
      </w:r>
      <w:r>
        <w:rPr>
          <w:b/>
          <w:bCs/>
          <w:i/>
          <w:iCs/>
          <w:lang w:val="pt-BR"/>
        </w:rPr>
        <w:t>Iustitia</w:t>
      </w:r>
      <w:r>
        <w:rPr>
          <w:b/>
          <w:bCs/>
          <w:lang w:val="pt-BR"/>
        </w:rPr>
        <w:t>: do olhar atento à cegueira ideológica</w:t>
      </w:r>
    </w:p>
    <w:p w14:paraId="0BB823F8" w14:textId="77777777" w:rsidR="004679E7" w:rsidRPr="0046045D" w:rsidRDefault="00000000">
      <w:pPr>
        <w:spacing w:line="360" w:lineRule="auto"/>
        <w:ind w:firstLine="708"/>
        <w:jc w:val="both"/>
        <w:rPr>
          <w:lang w:val="pt-BR"/>
        </w:rPr>
      </w:pPr>
      <w:r>
        <w:rPr>
          <w:lang w:val="pt-BR"/>
        </w:rPr>
        <w:t xml:space="preserve">A mesma lógica de concretização redutora que afetou a literatura e a teologia incide sobre a iconografia jurídica, porém com implicações políticas mais profundas. A figura da </w:t>
      </w:r>
      <w:r>
        <w:rPr>
          <w:i/>
          <w:iCs/>
          <w:lang w:val="pt-BR"/>
        </w:rPr>
        <w:t>Iustitia</w:t>
      </w:r>
      <w:r>
        <w:rPr>
          <w:lang w:val="pt-BR"/>
        </w:rPr>
        <w:t xml:space="preserve"> vendada, onipresente nos tribunais contemporâneos, é o resultado de uma inversão semântica radical que percorre quatro séculos. Para compreendê-la, é necessário reconstituir, em primeiro lugar, o que a representação de olhos abertos significava — e por que a cegueira era, para a cultura jurídica clássica e medieval, uma vergonha, não uma virtude.</w:t>
      </w:r>
    </w:p>
    <w:p w14:paraId="32489864" w14:textId="77777777" w:rsidR="004679E7" w:rsidRPr="0046045D" w:rsidRDefault="00000000">
      <w:pPr>
        <w:spacing w:before="300" w:after="200" w:line="360" w:lineRule="auto"/>
        <w:rPr>
          <w:lang w:val="pt-BR"/>
        </w:rPr>
      </w:pPr>
      <w:r>
        <w:rPr>
          <w:b/>
          <w:bCs/>
          <w:lang w:val="pt-BR"/>
        </w:rPr>
        <w:t>3.1 A visão como sabedoria: genealogia da Iustitia ocular</w:t>
      </w:r>
    </w:p>
    <w:p w14:paraId="260B101E" w14:textId="362839D8" w:rsidR="004679E7" w:rsidRPr="0046045D" w:rsidRDefault="00000000">
      <w:pPr>
        <w:spacing w:line="360" w:lineRule="auto"/>
        <w:ind w:firstLine="708"/>
        <w:jc w:val="both"/>
        <w:rPr>
          <w:lang w:val="pt-BR"/>
        </w:rPr>
      </w:pPr>
      <w:r>
        <w:rPr>
          <w:lang w:val="pt-BR"/>
        </w:rPr>
        <w:t>Na Grécia antiga, Themis, personificação da lei divina e da ordem cósmica, era representada de olhos abertos, frequentemente segurando uma balança e um cetro. A visão era condição do julgamento: para discernir (</w:t>
      </w:r>
      <w:r>
        <w:rPr>
          <w:i/>
          <w:iCs/>
          <w:lang w:val="pt-BR"/>
        </w:rPr>
        <w:t>krinein</w:t>
      </w:r>
      <w:r>
        <w:rPr>
          <w:lang w:val="pt-BR"/>
        </w:rPr>
        <w:t>), era necessário ver. A cegueira, no imaginário grego, era associada não à imparcialidade, mas ao erro, à tirania ou ao castigo divino. Édipo, ao descobrir sua culpa, perfura os próprios olhos — gesto que sinaliza a incapacidade de suportar a verdade que os olhos revelam, e não a virtude de não ver. Tirésias, o adivinho cego, é exceção que confirma a regra: sua cegueira física é compensada pela visão profética, uma forma superior de enxergar.</w:t>
      </w:r>
    </w:p>
    <w:p w14:paraId="117615EF" w14:textId="77777777" w:rsidR="004679E7" w:rsidRPr="0046045D" w:rsidRDefault="00000000">
      <w:pPr>
        <w:spacing w:line="360" w:lineRule="auto"/>
        <w:ind w:firstLine="708"/>
        <w:jc w:val="both"/>
        <w:rPr>
          <w:lang w:val="pt-BR"/>
        </w:rPr>
      </w:pPr>
      <w:r>
        <w:rPr>
          <w:lang w:val="pt-BR"/>
        </w:rPr>
        <w:lastRenderedPageBreak/>
        <w:t xml:space="preserve">No mundo romano, Iustitia tornou-se figura alegórica de Estado, representada nas moedas imperiais com olhos abertos, portando a balança (libra) e a cornucópia ou o pátera. Ulpiano, no Digesto, definiu a justiça como "vontade constante e perpétua de dar a cada um o que é seu" — uma definição que pressupõe o conhecimento daquilo que é de cada um, portanto a capacidade de ver e discernir (DIGESTO, 1.1.10). A </w:t>
      </w:r>
      <w:r>
        <w:rPr>
          <w:i/>
          <w:iCs/>
          <w:lang w:val="pt-BR"/>
        </w:rPr>
        <w:t>Iustitia</w:t>
      </w:r>
      <w:r>
        <w:rPr>
          <w:lang w:val="pt-BR"/>
        </w:rPr>
        <w:t xml:space="preserve"> romana não era cega: era precisa. Como analisa Peter Goodrich, as alegorias jurídicas romanas pertenciam a um sistema visual de governança, no qual as imagens nos espaços públicos ensinavam ao cidadão os valores que ele devia interiorizar (GOODRICH, 2014, p. 23-28). A visão era pedagógica: ver a Iustitia de olhos abertos era aprender que o direito enxerga, discrimina e distribui com precisão.</w:t>
      </w:r>
    </w:p>
    <w:p w14:paraId="7A342CCA" w14:textId="77777777" w:rsidR="004679E7" w:rsidRPr="0046045D" w:rsidRDefault="00000000">
      <w:pPr>
        <w:spacing w:line="360" w:lineRule="auto"/>
        <w:ind w:firstLine="708"/>
        <w:jc w:val="both"/>
        <w:rPr>
          <w:lang w:val="pt-BR"/>
        </w:rPr>
      </w:pPr>
      <w:r>
        <w:rPr>
          <w:lang w:val="pt-BR"/>
        </w:rPr>
        <w:t>Durante o período medieval, a iconografia da Justiça manteve os olhos abertos e acrescentou a espada — atributo do poder executivo que complementa a balança deliberativa. As representações em iluminuras e afrescos dos séculos XII ao XIV apresentam a Iustitia como figura ativa, frequentemente em posição frontal e hierática, enfrentando o espectador com o olhar fixo. Judith Resnik e Dennis Curtis, em seu levantamento de mais de quatro séculos de representações da Justiça em espaços institucionais, documentaram que a Iustitia sem venda dominou a iconografia ocidental até o final do século XV, sendo raras as exceções anteriores (RESNIK; CURTIS, 2011, p. 37-63). A cegueira não era um atributo possível para a Justiça: uma divindade cega seria incapaz de exercer a prudentia — a virtude do discernimento que Aristóteles considerava a mais elevada das virtudes práticas.</w:t>
      </w:r>
    </w:p>
    <w:p w14:paraId="3EA73FB6" w14:textId="77777777" w:rsidR="004679E7" w:rsidRPr="0046045D" w:rsidRDefault="00000000">
      <w:pPr>
        <w:spacing w:before="300" w:after="200" w:line="360" w:lineRule="auto"/>
        <w:rPr>
          <w:lang w:val="pt-BR"/>
        </w:rPr>
      </w:pPr>
      <w:r>
        <w:rPr>
          <w:b/>
          <w:bCs/>
          <w:lang w:val="pt-BR"/>
        </w:rPr>
        <w:t>3.2 A sátira de Sebastian Brant e a venda como denúncia</w:t>
      </w:r>
    </w:p>
    <w:p w14:paraId="31440C66" w14:textId="77777777" w:rsidR="004679E7" w:rsidRPr="0046045D" w:rsidRDefault="00000000">
      <w:pPr>
        <w:spacing w:line="360" w:lineRule="auto"/>
        <w:ind w:firstLine="708"/>
        <w:jc w:val="both"/>
        <w:rPr>
          <w:lang w:val="pt-BR"/>
        </w:rPr>
      </w:pPr>
      <w:r>
        <w:rPr>
          <w:lang w:val="pt-BR"/>
        </w:rPr>
        <w:t>A introdução da venda na iconografia ocidental ocorre no final do século XV como denúncia. Na xilogravura atribuída ao jovem Albrecht Dürer para a obra A Nau dos Insensatos (Das Narrenschiff, 1494), de Sebastian Brant, um bobo da corte venda os olhos da Iustitia. A imagem é satírica: a justiça está sendo impedida de ver a verdade pelos tolos e corruptos. A venda denunciava o erro judiciário, a falha do sistema em enxergar a realidade dos fatos. O contexto cultural é o do humanismo tardio, marcado por uma literatura de crítica às instituições corrompidas — a Igreja, os tribunais, a nobreza — e Das Narrenschiff é um dos mais influentes exemplos desse gênero: um catálogo de vícios contemporâneos colocados na boca ou nas mãos de tolos.</w:t>
      </w:r>
    </w:p>
    <w:p w14:paraId="1A9C7262" w14:textId="77777777" w:rsidR="004679E7" w:rsidRPr="0046045D" w:rsidRDefault="00000000">
      <w:pPr>
        <w:spacing w:line="360" w:lineRule="auto"/>
        <w:ind w:firstLine="708"/>
        <w:jc w:val="both"/>
        <w:rPr>
          <w:lang w:val="pt-BR"/>
        </w:rPr>
      </w:pPr>
      <w:commentRangeStart w:id="1"/>
      <w:r>
        <w:rPr>
          <w:lang w:val="pt-BR"/>
        </w:rPr>
        <w:t xml:space="preserve">A escolha de Dürer — ou do gravurista que adaptou o texto de Brant — é, portanto, deliberadamente irônica: a venda não é um ornamento da Justiça, mas um ultraje a ela. Erasmo de Roterdã, na Elogio da Loucura (Moriae Encomium, 1511), retomaria o mesmo topos, </w:t>
        <w:lastRenderedPageBreak/>
        <w:t>denunciando como os poderosos transformavam em virtude aquilo que, em outros contextos, seria reconhecido como defeito. A venda na Iustitia de Brant pertence a esse repertório de inversões satíricas: ela não representa uma conquista da imparcialidade, mas a vitória dos insensatos sobre a razão. A cegueira, nesse registro, é vergonha — e é essa vergonha que a tradição liberal subsequente precisará apagar para instalar a venda como emblema de virtude.</w:t>
      </w:r>
      <w:commentRangeEnd w:id="1"/>
      <w:r>
        <w:rPr>
          <w:rStyle w:val="CommentReference"/>
        </w:rPr>
        <w:commentReference w:id="1"/>
      </w:r>
    </w:p>
    <w:p w14:paraId="7EDCDE75" w14:textId="77777777" w:rsidR="004679E7" w:rsidRPr="0046045D" w:rsidRDefault="00000000">
      <w:pPr>
        <w:spacing w:before="300" w:after="200" w:line="360" w:lineRule="auto"/>
        <w:rPr>
          <w:lang w:val="pt-BR"/>
        </w:rPr>
      </w:pPr>
      <w:r>
        <w:rPr>
          <w:b/>
          <w:bCs/>
          <w:lang w:val="pt-BR"/>
        </w:rPr>
        <w:t>3.3 A venda como abstração liberal: o duplo ocultamento</w:t>
      </w:r>
    </w:p>
    <w:p w14:paraId="7A4F2BEE" w14:textId="79605E17" w:rsidR="004679E7" w:rsidRPr="0046045D" w:rsidRDefault="00000000">
      <w:pPr>
        <w:spacing w:line="360" w:lineRule="auto"/>
        <w:ind w:firstLine="708"/>
        <w:jc w:val="both"/>
        <w:rPr>
          <w:lang w:val="pt-BR"/>
        </w:rPr>
      </w:pPr>
      <w:r>
        <w:rPr>
          <w:lang w:val="pt-BR"/>
        </w:rPr>
        <w:t>A transvaloração da venda, de defeito para virtude, consolida-se com a ascensão do racionalismo jurídico e do Estado Liberal entre os séculos XVII e XVIII. O processo é gradual e heterogêneo: diferentes países e tradições iconográficas absorvem a venda em momentos distintos e com ênfases variáveis. Mas a narrativa convergente, que se torna dominante no século XIX, sustenta que a Justiça "não vê" distinções de classe ou fortuna, garantindo a igualdade formal perante a lei. A venda deixa de ser o objeto com que o bobo tampava os olhos da Iustitia e passa a ser o símbolo que a própria Iustitia escolhe usar — o que representa uma inversão semântica da maior relevância política.</w:t>
      </w:r>
    </w:p>
    <w:p w14:paraId="4A554C36" w14:textId="77777777" w:rsidR="004679E7" w:rsidRPr="0046045D" w:rsidRDefault="00000000">
      <w:pPr>
        <w:spacing w:line="360" w:lineRule="auto"/>
        <w:ind w:firstLine="708"/>
        <w:jc w:val="both"/>
        <w:rPr>
          <w:lang w:val="pt-BR"/>
        </w:rPr>
      </w:pPr>
      <w:r>
        <w:rPr>
          <w:lang w:val="pt-BR"/>
        </w:rPr>
        <w:t xml:space="preserve">Sob uma perspectiva materialista e de gênero, essa transformação visual opera um primeiro ocultamento de ordem simbólica: a neutralização do sujeito feminino como agente do julgamento. A alegoria feminina perde o atributo ativo do olhar. De sujeito que perscruta, discrimina e decide — que exerce o </w:t>
      </w:r>
      <w:r>
        <w:rPr>
          <w:i/>
          <w:iCs/>
          <w:lang w:val="pt-BR"/>
        </w:rPr>
        <w:t>iudicare</w:t>
      </w:r>
      <w:r>
        <w:rPr>
          <w:lang w:val="pt-BR"/>
        </w:rPr>
        <w:t xml:space="preserve"> no sentido etimológico de "dizer o direito" —, a Iustitia vendada torna-se um corpo passivo, que apenas sustenta a balança onde a lei opera mecanicamente. A venda retira da figura feminina a agência intelectual do julgamento: ela não vê, portanto não decide; a decisão é do sistema, da norma, da </w:t>
      </w:r>
      <w:r>
        <w:rPr>
          <w:i/>
          <w:iCs/>
          <w:lang w:val="pt-BR"/>
        </w:rPr>
        <w:t>ratio</w:t>
      </w:r>
      <w:r>
        <w:rPr>
          <w:lang w:val="pt-BR"/>
        </w:rPr>
        <w:t xml:space="preserve">, entidades presumidamente masculinas e neutras. Marina Warner, ao analisar as alegorias femininas do espaço público, destacou que a passividade da figura alegórica é condição para sua eficácia: a mulher que não age, que não reivindica, que não vê, pode ser projetada como superfície neutra sobre a qual o Estado inscreve seus valores (WARNER, 1985, p. 152-154). A </w:t>
      </w:r>
      <w:r>
        <w:rPr>
          <w:i/>
          <w:iCs/>
          <w:lang w:val="pt-BR"/>
        </w:rPr>
        <w:t>Iustitia</w:t>
      </w:r>
      <w:r>
        <w:rPr>
          <w:lang w:val="pt-BR"/>
        </w:rPr>
        <w:t xml:space="preserve"> vendada é o caso mais extremo dessa operação: a feminilidade esvaziada de agência torna-se o suporte ideal para a ficção da imparcialidade masculina do sistema.</w:t>
      </w:r>
    </w:p>
    <w:p w14:paraId="45598C1C" w14:textId="30018F0E" w:rsidR="004679E7" w:rsidRPr="0046045D" w:rsidRDefault="00000000">
      <w:pPr>
        <w:spacing w:line="360" w:lineRule="auto"/>
        <w:ind w:firstLine="708"/>
        <w:jc w:val="both"/>
        <w:rPr>
          <w:lang w:val="pt-BR"/>
        </w:rPr>
      </w:pPr>
      <w:r>
        <w:rPr>
          <w:lang w:val="pt-BR"/>
        </w:rPr>
        <w:t xml:space="preserve">O segundo ocultamento é de ordem estrutural: a venda legitima a ficção da igualdade jurídica abstrata. Ao alegar "não ver", o sistema jurídico exime-se de enfrentar as assimetrias concretas de raça, gênero e classe que determinam o acesso e o tratamento no interior do sistema de justiça. A igualdade formal, a garantia de que a lei se aplica da mesma forma a todos,  pressupõe que as condições de partida sejam irrelevantes para o resultado jurídico. Mas essa </w:t>
        <w:lastRenderedPageBreak/>
        <w:t>pressuposta irrelevância é, ela própria, uma escolha política: a de naturalizar as desigualdades pré-jurídicas como dados externos ao direito, sobre os quais a Iustitia não precisa, e não deve, se pronunciar. Castoriadis identificou nesse mecanismo o funcionamento do imaginário social instituído: as significações que uma sociedade produz para legitimar sua ordem apresentam-se como naturais, evidentes, necessárias, precisamente porque o imaginário que as sustenta permanece invisível (CASTORIADIS, 1982, p. 175-178). A venda nos olhos da Iustitia é, em sentido estrito, a visibilização dessa invisibilidade: ela torna manifesto, por um gesto de aparente virtude, o que o sistema preferiria deixar implícito — a decisão de não ver.</w:t>
      </w:r>
    </w:p>
    <w:p w14:paraId="1760D582" w14:textId="77777777" w:rsidR="004679E7" w:rsidRPr="0046045D" w:rsidRDefault="00000000">
      <w:pPr>
        <w:spacing w:line="360" w:lineRule="auto"/>
        <w:ind w:firstLine="708"/>
        <w:jc w:val="both"/>
        <w:rPr>
          <w:lang w:val="pt-BR"/>
        </w:rPr>
      </w:pPr>
      <w:r>
        <w:rPr>
          <w:lang w:val="pt-BR"/>
        </w:rPr>
        <w:t>A homologia com os casos literários é agora completa. Como a maçã naturalizou a culpa de Eva ao convertê-la em objeto de desejo concreto e localizado, e como a barata naturalizou a abjeção de Gregor ao substituir o horror existencial difuso por uma repulsa física específica, a venda naturalizou a exclusão estrutural ao convertê-la em gesto de equidade. Em todos os três casos, a concretização visual opera como fechamento: ela estabiliza, simplifica e apazigua — tornando ilegível, no mesmo movimento, o que a indeterminação original deixava em aberto.</w:t>
      </w:r>
    </w:p>
    <w:p w14:paraId="78EB8CB4" w14:textId="77777777" w:rsidR="004679E7" w:rsidRPr="0046045D" w:rsidRDefault="00000000">
      <w:pPr>
        <w:spacing w:before="300" w:after="200" w:line="360" w:lineRule="auto"/>
        <w:rPr>
          <w:lang w:val="pt-BR"/>
        </w:rPr>
      </w:pPr>
      <w:r>
        <w:rPr>
          <w:b/>
          <w:bCs/>
          <w:lang w:val="pt-BR"/>
        </w:rPr>
        <w:t>3.4 Persistências contemporâneas: a venda no século XX–XXI</w:t>
      </w:r>
    </w:p>
    <w:p w14:paraId="7F81C33B" w14:textId="77777777" w:rsidR="004679E7" w:rsidRPr="0046045D" w:rsidRDefault="00000000">
      <w:pPr>
        <w:spacing w:line="360" w:lineRule="auto"/>
        <w:ind w:firstLine="708"/>
        <w:jc w:val="both"/>
        <w:rPr>
          <w:lang w:val="pt-BR"/>
        </w:rPr>
      </w:pPr>
      <w:r>
        <w:rPr>
          <w:lang w:val="pt-BR"/>
        </w:rPr>
        <w:t>O levantamento realizado por Judith Resnik e Dennis Curtis para Representing Justice (2011) documentou representações da Iustitia em mais de 400 espaços institucionais em diferentes países, incluindo tribunais federais norte-americanos, cortes europeias e organismos internacionais. Os autores demonstraram que a Iustitia vendada tornou-se dominante apenas no século XIX, com a expansão do Estado Liberal e a codificação das garantias processuais formais, e que sua disseminação acompanhou — não precedeu — a exclusão sistemática das mulheres das profissões jurídicas. A coincidência cronológica não é acidental: a Iustitia vendada prolifera no mesmo período em que as mulheres reais são barradas dos foros e das faculdades de direito (RESNIK; CURTIS, 2011, p. 96-112). A alegoria da imparcialidade cega serve, assim, para cobrir o espaço deixado vazio pelas mulheres ausentes — substituindo presença por emblema, participação por ornamento.</w:t>
      </w:r>
    </w:p>
    <w:p w14:paraId="302BB994" w14:textId="5DF84F4F" w:rsidR="004679E7" w:rsidRPr="0046045D" w:rsidRDefault="00000000">
      <w:pPr>
        <w:spacing w:line="360" w:lineRule="auto"/>
        <w:ind w:firstLine="708"/>
        <w:jc w:val="both"/>
        <w:rPr>
          <w:lang w:val="pt-BR"/>
        </w:rPr>
      </w:pPr>
      <w:r>
        <w:rPr>
          <w:lang w:val="pt-BR"/>
        </w:rPr>
        <w:t xml:space="preserve">No século XX, a </w:t>
      </w:r>
      <w:r>
        <w:rPr>
          <w:i/>
          <w:iCs/>
          <w:lang w:val="pt-BR"/>
        </w:rPr>
        <w:t>Iustitia</w:t>
      </w:r>
      <w:r>
        <w:rPr>
          <w:lang w:val="pt-BR"/>
        </w:rPr>
        <w:t xml:space="preserve"> vendada consolidou-se como ícone universal da retórica jurídica, presente em selos, logotipos, fotografias institucionais e campanhas publicitárias de escritórios de advocacia. A venda foi progressivamente esvaziada de sua dimensão histórica e tornou-se um signo descontextualizado, cujo significado parece autoevidentemente positivo. Peter Goodrich observou que as imagens jurídicas que mais resistem à crítica são exatamente aquelas cujo percurso histórico foi apagado, aquelas que conseguiram instalar-se no espaço </w:t>
        <w:lastRenderedPageBreak/>
        <w:t>institucional como se sempre tivessem estado lá, como se fossem naturais (GOODRICH, 2014, p. 87). A venda é o exemplo perfeito: poucas pessoas que a contemplam nos edifícios dos tribunais sabem que ela nasceu como gesto de escárnio. A genealogia foi esquecida, e com ela a possibilidade de contestar o que a imagem afirma.</w:t>
      </w:r>
    </w:p>
    <w:p w14:paraId="187B2215" w14:textId="77777777" w:rsidR="004679E7" w:rsidRPr="0046045D" w:rsidRDefault="00000000">
      <w:pPr>
        <w:spacing w:line="360" w:lineRule="auto"/>
        <w:ind w:firstLine="708"/>
        <w:jc w:val="both"/>
        <w:rPr>
          <w:lang w:val="pt-BR"/>
        </w:rPr>
      </w:pPr>
      <w:r>
        <w:rPr>
          <w:lang w:val="pt-BR"/>
        </w:rPr>
        <w:t xml:space="preserve">Nos debates contemporâneos sobre acesso à justiça, diversidade na magistratura e vieses sistêmicos no sistema penal, a venda da </w:t>
      </w:r>
      <w:r>
        <w:rPr>
          <w:i/>
          <w:iCs/>
          <w:lang w:val="pt-BR"/>
        </w:rPr>
        <w:t>Iustitia</w:t>
      </w:r>
      <w:r>
        <w:rPr>
          <w:lang w:val="pt-BR"/>
        </w:rPr>
        <w:t xml:space="preserve"> tornou-se um ponto de controvérsia explícita. Organizações de direitos civis nos Estados Unidos têm documentado, com dados estatísticos, as disparidades raciais nas sentenças, nos índices de prisão preventiva e nas taxas de condenação — dados que desmentem empiricamente a ficção da cegueira igualitária (ALEXANDER, 2010, p. 58-96). No Brasil, os relatórios sobre a composição do Poder Judiciário e os perfis de encarceramento revelam assimetrias análogas de raça e classe que a iconografia da imparcialidade formal não apenas ignora, mas ativamente justifica: se a Justiça não vê diferenças, as diferenças que persistem nos resultados devem ser responsabilidade dos próprios sujeitos, não do sistema. O fechamento hermenêutico torna-se, assim, instrumento de culpabilização estrutural.</w:t>
      </w:r>
    </w:p>
    <w:p w14:paraId="46D745C3" w14:textId="77777777" w:rsidR="004679E7" w:rsidRPr="0046045D" w:rsidRDefault="00000000">
      <w:pPr>
        <w:spacing w:before="360" w:after="240" w:line="360" w:lineRule="auto"/>
        <w:rPr>
          <w:lang w:val="pt-BR"/>
        </w:rPr>
      </w:pPr>
      <w:r>
        <w:rPr>
          <w:b/>
          <w:bCs/>
          <w:lang w:val="pt-BR"/>
        </w:rPr>
        <w:t>4. Conclusão: o exercício do desver</w:t>
      </w:r>
    </w:p>
    <w:p w14:paraId="4B9C2447" w14:textId="77777777" w:rsidR="004679E7" w:rsidRPr="0046045D" w:rsidRDefault="00000000">
      <w:pPr>
        <w:spacing w:line="360" w:lineRule="auto"/>
        <w:ind w:firstLine="708"/>
        <w:jc w:val="both"/>
        <w:rPr>
          <w:lang w:val="pt-BR"/>
        </w:rPr>
      </w:pPr>
      <w:r>
        <w:rPr>
          <w:lang w:val="pt-BR"/>
        </w:rPr>
        <w:t>A maçã, o inseto e a venda nos olhos compartilham uma função homóloga na cultura visual: são soluções plásticas que encerram disputas semânticas. Em todos os três casos, a indeterminação original — o fruto inominado, o animal impuro, a visão como sabedoria — é substituída por uma imagem concreta que resolve a ambiguidade e, ao resolvê-la, a apaga. A diferença fundamental entre os casos literários e o caso jurídico é a escala das consequências: se a concretização da maçã empobrece a exegese bíblica e a da barata simplifica a crítica social de Kafka, a concretização da venda sustenta uma ideologia de Estado que legitima a exclusão de sujeitos reais do acesso efetivo à justiça.</w:t>
      </w:r>
    </w:p>
    <w:p w14:paraId="40289AD9" w14:textId="77777777" w:rsidR="004679E7" w:rsidRPr="0046045D" w:rsidRDefault="00000000">
      <w:pPr>
        <w:spacing w:line="360" w:lineRule="auto"/>
        <w:ind w:firstLine="708"/>
        <w:jc w:val="both"/>
        <w:rPr>
          <w:lang w:val="pt-BR"/>
        </w:rPr>
      </w:pPr>
      <w:r>
        <w:rPr>
          <w:lang w:val="pt-BR"/>
        </w:rPr>
        <w:t xml:space="preserve">A genealogia da venda proposta neste artigo demonstra que não há nada de natural ou inevitável na </w:t>
      </w:r>
      <w:r>
        <w:rPr>
          <w:i/>
          <w:iCs/>
          <w:lang w:val="pt-BR"/>
        </w:rPr>
        <w:t>Iustitia</w:t>
      </w:r>
      <w:r>
        <w:rPr>
          <w:lang w:val="pt-BR"/>
        </w:rPr>
        <w:t xml:space="preserve"> cega: ela é o produto de uma decisão histórica, cometida no espaço de poucos séculos, que inverteu o sinal de uma imagem satírica e a instalou nos templos laicos do poder moderno como emblema de virtude. Esse processo é análogo ao que Cornelius Castoriadis chamava de "consolidação" do imaginário social instituído — o momento em que as significações imaginárias de uma sociedade perdem sua plasticidade criativa e se cristalizam em formas aparentemente imutáveis (CASTORIADIS, 1982, p. 182). Recuperar a memória </w:t>
        <w:lastRenderedPageBreak/>
        <w:t>dessa cristalização é o primeiro ato de uma crítica materialista do direito que leve a sério as imagens que habitam seus espaços.</w:t>
      </w:r>
    </w:p>
    <w:p w14:paraId="70C9559D" w14:textId="77777777" w:rsidR="004679E7" w:rsidRPr="0046045D" w:rsidRDefault="00000000">
      <w:pPr>
        <w:spacing w:line="360" w:lineRule="auto"/>
        <w:ind w:firstLine="708"/>
        <w:jc w:val="both"/>
        <w:rPr>
          <w:lang w:val="pt-BR"/>
        </w:rPr>
      </w:pPr>
      <w:commentRangeStart w:id="0"/>
      <w:r>
        <w:rPr>
          <w:lang w:val="pt-BR"/>
        </w:rPr>
        <w:t>Esse exercício foi nomeado, na abertura deste artigo, como "desver" — um conceito tomado da escritura de Manoel de Barros, que o utilizou para designar não a destruição da visão, mas sua reinvenção: ver o familiar como se fosse estranho, encontrar no banal a cifra do que foi deliberadamente ocultado. Aplicado à iconografia jurídica, o desver significa reconstituir a estranheza histórica da venda: não para retornar a uma metafísica da visão divina, nem para propor simplesmente que a Iustitia deve tirar a venda, mas para que se possa enxergar as relações materiais de poder que a iconografia da imparcialidade busca tornar invisíveis. A crítica da imagem não substitui a crítica das instituições — mas é condição para que ela se torne legível. Onde a imagem diz "eu não vejo distinções", a crítica precisa perguntar: quais distinções, especificamente, é conveniente não ver?</w:t>
      </w:r>
      <w:commentRangeEnd w:id="0"/>
      <w:r>
        <w:rPr>
          <w:rStyle w:val="CommentReference"/>
        </w:rPr>
        <w:commentReference w:id="0"/>
      </w:r>
    </w:p>
    <w:p w14:paraId="76E65F9E" w14:textId="77777777" w:rsidR="004679E7" w:rsidRPr="0046045D" w:rsidRDefault="00000000">
      <w:pPr>
        <w:spacing w:line="360" w:lineRule="auto"/>
        <w:ind w:firstLine="708"/>
        <w:jc w:val="both"/>
        <w:rPr>
          <w:lang w:val="pt-BR"/>
        </w:rPr>
      </w:pPr>
      <w:r>
        <w:rPr>
          <w:lang w:val="pt-BR"/>
        </w:rPr>
        <w:t>O paradigma indiciário de Ginzburg oferece aqui um último aporte metodológico: o historiador que rastre os detalhes desprezados, os sinais aparentemente insignificantes, encontra nas margens do arquivo a verdade que o centro ocultou (GINZBURG, 1989, p. 170). A venda nos olhos da Iustitia é, vista dessa perspectiva, um sinal precioso: ela diz, com clareza involuntária, que houve um momento em que foi necessário decidir que a Justiça não veria mais. Recuperar esse momento de decisão — o bobo de Brant tampando os olhos da Iustitia no final do século XV — é lembrar que o que parece natural é sempre o resultado de uma escolha que poderia ter sido diferente, e que, portanto, ainda pode ser.</w:t>
      </w:r>
    </w:p>
    <w:p w14:paraId="7EEF2CB3" w14:textId="77777777" w:rsidR="004679E7" w:rsidRPr="0046045D" w:rsidRDefault="00000000" w:rsidP="005717AC">
      <w:pPr>
        <w:spacing w:before="480" w:after="240" w:line="360" w:lineRule="auto"/>
        <w:rPr>
          <w:lang w:val="pt-BR"/>
        </w:rPr>
      </w:pPr>
      <w:r>
        <w:rPr>
          <w:b/>
          <w:bCs/>
          <w:lang w:val="pt-BR"/>
        </w:rPr>
        <w:t>Referências</w:t>
      </w:r>
    </w:p>
    <w:p w14:paraId="3892DC6B" w14:textId="77777777" w:rsidR="004679E7" w:rsidRPr="0046045D" w:rsidRDefault="00000000" w:rsidP="005717AC">
      <w:pPr>
        <w:spacing w:before="240" w:after="120" w:line="360" w:lineRule="auto"/>
        <w:rPr>
          <w:lang w:val="pt-BR"/>
        </w:rPr>
      </w:pPr>
      <w:r>
        <w:rPr>
          <w:b/>
          <w:bCs/>
          <w:lang w:val="pt-BR"/>
        </w:rPr>
        <w:t>Fontes primárias</w:t>
      </w:r>
    </w:p>
    <w:p w14:paraId="751EC56B" w14:textId="77777777" w:rsidR="004679E7" w:rsidRPr="0046045D" w:rsidRDefault="00000000" w:rsidP="005717AC">
      <w:pPr>
        <w:spacing w:line="360" w:lineRule="auto"/>
        <w:jc w:val="both"/>
        <w:rPr>
          <w:lang w:val="pt-BR"/>
        </w:rPr>
      </w:pPr>
      <w:r>
        <w:rPr>
          <w:lang w:val="pt-BR"/>
        </w:rPr>
        <w:t>BÍBLIA. Bíblia de Jerusalém. São Paulo: Paulus, 2002. (Gênesis, cap. 3).</w:t>
      </w:r>
    </w:p>
    <w:p w14:paraId="38887DD4" w14:textId="77777777" w:rsidR="004679E7" w:rsidRPr="0046045D" w:rsidRDefault="00000000" w:rsidP="005717AC">
      <w:pPr>
        <w:spacing w:line="360" w:lineRule="auto"/>
        <w:jc w:val="both"/>
        <w:rPr>
          <w:lang w:val="pt-BR"/>
        </w:rPr>
      </w:pPr>
      <w:r>
        <w:t xml:space="preserve">BRANT, Sebastian. Das Narrenschiff. Basel: Johann Bergmann von Olpe, 1494. </w:t>
      </w:r>
      <w:r>
        <w:rPr>
          <w:lang w:val="pt-BR"/>
        </w:rPr>
        <w:t>(Fac-símile da primeira edição; xilogravuras atribuídas a Albrecht Dürer).</w:t>
      </w:r>
    </w:p>
    <w:p w14:paraId="674FED54" w14:textId="77777777" w:rsidR="004679E7" w:rsidRDefault="00000000" w:rsidP="005717AC">
      <w:pPr>
        <w:spacing w:line="360" w:lineRule="auto"/>
        <w:jc w:val="both"/>
      </w:pPr>
      <w:r>
        <w:rPr>
          <w:lang w:val="pt-BR"/>
        </w:rPr>
        <w:t xml:space="preserve">CORPUS IURIS CIVILIS. Digesta. Livro I, título I. In: WATSON, Alan (ed.). </w:t>
      </w:r>
      <w:r>
        <w:t>The Digest of Justinian. Philadelphia: University of Pennsylvania Press, 1998. v. 1.</w:t>
      </w:r>
    </w:p>
    <w:p w14:paraId="00509C04" w14:textId="77777777" w:rsidR="004679E7" w:rsidRPr="0046045D" w:rsidRDefault="00000000" w:rsidP="005717AC">
      <w:pPr>
        <w:spacing w:line="360" w:lineRule="auto"/>
        <w:jc w:val="both"/>
        <w:rPr>
          <w:lang w:val="pt-BR"/>
        </w:rPr>
      </w:pPr>
      <w:r>
        <w:rPr>
          <w:lang w:val="pt-BR"/>
        </w:rPr>
        <w:t>KAFKA, Franz. A metamorfose. Tradução e posfácio de Modesto Carone. São Paulo: Companhia das Letras, 1997.</w:t>
      </w:r>
    </w:p>
    <w:p w14:paraId="2F7DF988" w14:textId="77777777" w:rsidR="004679E7" w:rsidRPr="0046045D" w:rsidRDefault="00000000" w:rsidP="005717AC">
      <w:pPr>
        <w:spacing w:before="240" w:after="120" w:line="360" w:lineRule="auto"/>
        <w:rPr>
          <w:lang w:val="pt-BR"/>
        </w:rPr>
      </w:pPr>
      <w:r>
        <w:rPr>
          <w:b/>
          <w:bCs/>
          <w:lang w:val="pt-BR"/>
        </w:rPr>
        <w:t>Bibliografia crítica e teórica</w:t>
      </w:r>
    </w:p>
    <w:p w14:paraId="0EDA931A" w14:textId="77777777" w:rsidR="004679E7" w:rsidRDefault="00000000" w:rsidP="005717AC">
      <w:pPr>
        <w:spacing w:line="360" w:lineRule="auto"/>
        <w:jc w:val="both"/>
      </w:pPr>
      <w:r>
        <w:rPr>
          <w:lang w:val="pt-BR"/>
        </w:rPr>
        <w:lastRenderedPageBreak/>
        <w:t xml:space="preserve">ALEXANDER, Michelle. </w:t>
      </w:r>
      <w:r>
        <w:t>The new Jim Crow: mass incarceration in the age of colorblindness. New York: The New Press, 2010.</w:t>
      </w:r>
    </w:p>
    <w:p w14:paraId="1A2B3C4D" w14:textId="77777777" w:rsidR="004679E7" w:rsidRPr="0046045D" w:rsidRDefault="00000000" w:rsidP="005717AC">
      <w:pPr>
        <w:spacing w:line="360" w:lineRule="auto"/>
        <w:jc w:val="both"/>
        <w:rPr>
          <w:ins w:id="201" w:author="Claude" w:date="2026-03-23T00:00:00Z"/>
          <w:lang w:val="pt-BR"/>
        </w:rPr>
      </w:pPr>
      <w:ins w:id="202" w:author="Claude" w:date="2026-03-23T00:00:00Z">
        <w:r>
          <w:rPr>
            <w:lang w:val="pt-BR"/>
          </w:rPr>
          <w:t>BARROS, Manoel de. Menino do mato. São Paulo: Leya, 2010.</w:t>
        </w:r>
      </w:ins>
    </w:p>
    <w:p w14:paraId="724A1340" w14:textId="77777777" w:rsidR="004679E7" w:rsidRPr="0046045D" w:rsidRDefault="00000000" w:rsidP="005717AC">
      <w:pPr>
        <w:spacing w:line="360" w:lineRule="auto"/>
        <w:jc w:val="both"/>
        <w:rPr>
          <w:lang w:val="pt-BR"/>
        </w:rPr>
      </w:pPr>
      <w:r>
        <w:t xml:space="preserve">BELTING, Hans. Likeness and presence: a history of the image before the era of art. Tradução de Edmund Jephcott. </w:t>
      </w:r>
      <w:r>
        <w:rPr>
          <w:lang w:val="pt-BR"/>
        </w:rPr>
        <w:t>Chicago: University of Chicago Press, 1994.</w:t>
      </w:r>
    </w:p>
    <w:p w14:paraId="1ED1710B" w14:textId="77777777" w:rsidR="004679E7" w:rsidRPr="0046045D" w:rsidRDefault="00000000" w:rsidP="005717AC">
      <w:pPr>
        <w:spacing w:line="360" w:lineRule="auto"/>
        <w:jc w:val="both"/>
        <w:rPr>
          <w:lang w:val="pt-BR"/>
        </w:rPr>
      </w:pPr>
      <w:r>
        <w:rPr>
          <w:lang w:val="pt-BR"/>
        </w:rPr>
        <w:t>BENJAMIN, Walter. Franz Kafka: a propósito do décimo aniversário de sua morte. In: BENJAMIN, Walter. Magia e técnica, arte e política: ensaios sobre literatura e história da cultura. Tradução de Sérgio Paulo Rouanet. 8. ed. São Paulo: Brasiliense, 2012. p. 137–164. (Obras escolhidas, v. 1).</w:t>
      </w:r>
    </w:p>
    <w:p w14:paraId="63EA70F6" w14:textId="77777777" w:rsidR="004679E7" w:rsidRPr="0046045D" w:rsidRDefault="00000000" w:rsidP="005717AC">
      <w:pPr>
        <w:spacing w:line="360" w:lineRule="auto"/>
        <w:jc w:val="both"/>
        <w:rPr>
          <w:lang w:val="pt-BR"/>
        </w:rPr>
      </w:pPr>
      <w:r>
        <w:rPr>
          <w:lang w:val="pt-BR"/>
        </w:rPr>
        <w:t>CARONE, Modesto. Posfácio: A lógica do absurdo. In: KAFKA, Franz. A metamorfose. São Paulo: Companhia das Letras, 1997. p. 65–82.</w:t>
      </w:r>
    </w:p>
    <w:p w14:paraId="33FC6F86" w14:textId="77777777" w:rsidR="004679E7" w:rsidRPr="0046045D" w:rsidRDefault="00000000" w:rsidP="005717AC">
      <w:pPr>
        <w:spacing w:line="360" w:lineRule="auto"/>
        <w:jc w:val="both"/>
        <w:rPr>
          <w:lang w:val="pt-BR"/>
        </w:rPr>
      </w:pPr>
      <w:r>
        <w:rPr>
          <w:lang w:val="pt-BR"/>
        </w:rPr>
        <w:t>CASTORIADIS, Cornelius. A instituição imaginária da sociedade. Tradução de Guy Reynaud. São Paulo: Paz e Terra, 1982.</w:t>
      </w:r>
    </w:p>
    <w:p w14:paraId="764F3F91" w14:textId="77777777" w:rsidR="004679E7" w:rsidRPr="0046045D" w:rsidRDefault="00000000" w:rsidP="005717AC">
      <w:pPr>
        <w:spacing w:line="360" w:lineRule="auto"/>
        <w:jc w:val="both"/>
        <w:rPr>
          <w:lang w:val="pt-BR"/>
        </w:rPr>
      </w:pPr>
      <w:r>
        <w:rPr>
          <w:lang w:val="pt-BR"/>
        </w:rPr>
        <w:t>GINZBURG, Carlo. Sinais: raízes de um paradigma indiciário. In: GINZBURG, Carlo. Mitos, emblemas, sinais: morfologia e história. Tradução de Federico Carotti. São Paulo: Companhia das Letras, 1989. p. 143–179.</w:t>
      </w:r>
    </w:p>
    <w:p w14:paraId="5946A059" w14:textId="77777777" w:rsidR="004679E7" w:rsidRDefault="00000000" w:rsidP="005717AC">
      <w:pPr>
        <w:spacing w:line="360" w:lineRule="auto"/>
        <w:jc w:val="both"/>
      </w:pPr>
      <w:r>
        <w:t>GOODRICH, Peter. Legal emblems and the art of law: obiter depicta as the vision of governance. Cambridge: Cambridge University Press, 2014.</w:t>
      </w:r>
    </w:p>
    <w:p w14:paraId="05826E25" w14:textId="77777777" w:rsidR="004679E7" w:rsidRDefault="00000000" w:rsidP="005717AC">
      <w:pPr>
        <w:spacing w:line="360" w:lineRule="auto"/>
        <w:jc w:val="both"/>
      </w:pPr>
      <w:r>
        <w:t>MARTYN, Georges (org.). The art of law: artistic representations and iconography of law and justice in context, from the Middle Ages to the First World War. Bruges: Die Keure, 2019.</w:t>
      </w:r>
    </w:p>
    <w:p w14:paraId="77C845EC" w14:textId="77777777" w:rsidR="004679E7" w:rsidRDefault="00000000" w:rsidP="005717AC">
      <w:pPr>
        <w:spacing w:line="360" w:lineRule="auto"/>
        <w:jc w:val="both"/>
      </w:pPr>
      <w:r>
        <w:t>MITCHELL, W. J. T. Picture theory: essays on verbal and visual representation. Chicago: University of Chicago Press, 1994.</w:t>
      </w:r>
    </w:p>
    <w:p w14:paraId="592F6FAF" w14:textId="77777777" w:rsidR="004679E7" w:rsidRDefault="00000000" w:rsidP="005717AC">
      <w:pPr>
        <w:spacing w:line="360" w:lineRule="auto"/>
        <w:jc w:val="both"/>
      </w:pPr>
      <w:r>
        <w:t xml:space="preserve">PANOFSKY, Erwin. Significado nas artes visuais. </w:t>
      </w:r>
      <w:r>
        <w:rPr>
          <w:lang w:val="pt-BR"/>
        </w:rPr>
        <w:t xml:space="preserve">Tradução de Maria Clara F. Kneese e J. Guinsburg. </w:t>
      </w:r>
      <w:r>
        <w:t>4. ed. São Paulo: Perspectiva, 2014.</w:t>
      </w:r>
    </w:p>
    <w:p w14:paraId="0BDC7DA5" w14:textId="77777777" w:rsidR="004679E7" w:rsidRDefault="00000000" w:rsidP="005717AC">
      <w:pPr>
        <w:spacing w:line="360" w:lineRule="auto"/>
        <w:jc w:val="both"/>
      </w:pPr>
      <w:r>
        <w:t>PANOFSKY, Erwin. Studies in iconology: humanistic themes in the art of the Renaissance. New York: Harper &amp; Row, 1972.</w:t>
      </w:r>
    </w:p>
    <w:p w14:paraId="24CCDA17" w14:textId="77777777" w:rsidR="004679E7" w:rsidRDefault="00000000" w:rsidP="005717AC">
      <w:pPr>
        <w:spacing w:line="360" w:lineRule="auto"/>
        <w:jc w:val="both"/>
      </w:pPr>
      <w:r>
        <w:t>RESNIK, Judith; CURTIS, Dennis. Representing justice: invention, controversy, and rights in city-states and democratic courtrooms. New Haven: Yale University Press, 2011.</w:t>
      </w:r>
    </w:p>
    <w:p w14:paraId="61D77234" w14:textId="77777777" w:rsidR="004679E7" w:rsidRDefault="00000000" w:rsidP="005717AC">
      <w:pPr>
        <w:spacing w:line="360" w:lineRule="auto"/>
        <w:jc w:val="both"/>
      </w:pPr>
      <w:r>
        <w:t>STEIN, David E. S. (ed.). The JPS Torah Commentary: Genesis. Philadelphia: Jewish Publication Society, 1994.</w:t>
      </w:r>
    </w:p>
    <w:p w14:paraId="21452A88" w14:textId="77777777" w:rsidR="004679E7" w:rsidRDefault="00000000" w:rsidP="005717AC">
      <w:pPr>
        <w:spacing w:line="360" w:lineRule="auto"/>
        <w:jc w:val="both"/>
      </w:pPr>
      <w:r>
        <w:t>WARNER, Marina. Monuments and maidens: the allegory of the female form. London: Weidenfeld &amp; Nicolson, 1985.</w:t>
      </w:r>
    </w:p>
    <w:sectPr w:rsidR="004679E7">
      <w:footerReference w:type="default" r:id="rId7"/>
      <w:pgSz w:w="11906" w:h="16838"/>
      <w:pgMar w:top="1701" w:right="1134" w:bottom="1134" w:left="1701" w:header="708" w:footer="708" w:gutter="0"/>
      <w:cols w:space="720"/>
      <w:docGrid w:linePitch="360"/>
    </w:sectPr>
  </w:body>
</w:document>
</file>

<file path=word/comments.xml><?xml version="1.0" encoding="utf-8"?>
<ns0:comments xmlns:ns0="http://schemas.openxmlformats.org/wordprocessingml/2006/main" xmlns:ns1="http://schemas.openxmlformats.org/markup-compatibility/2006" xmlns:ns2="http://schemas.microsoft.com/office/word/2010/wordml" ns1:Ignorable="w14 w15 w16se w16cid w16 w16cex w16sdtdh w16sdtfl w16du wp14">
  <ns0:comment ns0:id="0" ns0:author="Claude" ns0:date="2026-03-23T19:52:47Z" ns0:initials="C">
    <ns0:p ns2:paraId="4DDC9B0C" ns2:textId="77777777">
      <ns0:r>
        <ns0:rPr>
          <ns0:rStyle ns0:val="CommentReference"/>
        </ns0:rPr>
        <ns0:annotationRef/>
      </ns0:r>
      <ns0:r>
        <ns0:rPr>
          <ns0:color ns0:val="000000"/>
          <ns0:sz ns0:val="20"/>
          <ns0:szCs ns0:val="20"/>
        </ns0:rPr>
        <ns0:t>Referência ausente: o conceito 'desver' é atribuído a Manoel de Barros, mas nenhuma obra do autor consta nas referências bibliográficas. Sugestão: BARROS, Manoel de. Menino do mato. São Paulo: Leya, 2010.</ns0:t>
      </ns0:r>
    </ns0:p>
  </ns0:comment>
  <ns0:comment ns0:id="1" ns0:author="Claude" ns0:date="2026-03-23T19:52:56Z" ns0:initials="C">
    <ns0:p ns2:paraId="6BCED224" ns2:textId="77777777">
      <ns0:r>
        <ns0:rPr>
          <ns0:rStyle ns0:val="CommentReference"/>
        </ns0:rPr>
        <ns0:annotationRef/>
      </ns0:r>
      <ns0:r>
        <ns0:rPr>
          <ns0:color ns0:val="000000"/>
          <ns0:sz ns0:val="20"/>
          <ns0:szCs ns0:val="20"/>
        </ns0:rPr>
        <ns0:t>Referência ausente: Erasmo de Roterê (Erasmus) é citado com obra e data (Moriae Encomium, 1511) mas não consta nas referências bibliográficas. Sugestão: ERASMO DE ROTERê. O elógio da loucura. Tradução de Paulo M. Oliveira. São Paulo: Atena Editora, 1952. (ou edição mais recente consultada).</ns0:t>
      </ns0:r>
    </ns0:p>
  </ns0:comment>
</ns0:comments>
</file>

<file path=word/commentsExtended.xml><?xml version="1.0" encoding="utf-8"?>
<ns0:commentsEx xmlns:ns0="http://schemas.microsoft.com/office/word/2012/wordml" xmlns:ns1="http://schemas.openxmlformats.org/markup-compatibility/2006" ns1:Ignorable="w14 w15 w16se w16cid w16 w16cex w16sdtdh w16sdtfl w16du wp14">
  <ns0:commentEx ns0:paraId="4DDC9B0C" ns0:done="0"/>
  <ns0:commentEx ns0:paraId="6BCED224" ns0:done="0"/>
</ns0: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37E828E" w16cex:dateUtc="2026-03-23T19:52:47Z"/>
  <w16cex:commentExtensible w16cex:durableId="10721899" w16cex:dateUtc="2026-03-23T19:52:56Z"/>
</w16cex:commentsExtensible>
</file>

<file path=word/commentsIds.xml><?xml version="1.0" encoding="utf-8"?>
<ns0:commentsIds xmlns:ns0="http://schemas.microsoft.com/office/word/2016/wordml/cid" xmlns:ns1="http://schemas.openxmlformats.org/markup-compatibility/2006" ns1:Ignorable="w14 w15 w16se w16cid w16 w16cex w16sdtdh w16sdtfl w16du wp14">
  <ns0:commentId ns0:paraId="4DDC9B0C" ns0:durableId="137E828E"/>
  <ns0:commentId ns0:paraId="6BCED224" ns0:durableId="10721899"/>
</ns0: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170EC" w14:textId="77777777" w:rsidR="000476BE" w:rsidRDefault="000476BE">
      <w:r>
        <w:separator/>
      </w:r>
    </w:p>
  </w:endnote>
  <w:endnote w:type="continuationSeparator" w:id="0">
    <w:p w14:paraId="6D989DAE" w14:textId="77777777" w:rsidR="000476BE" w:rsidRDefault="00047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D3D0" w14:textId="77777777" w:rsidR="004679E7" w:rsidRDefault="00000000">
    <w:pPr>
      <w:jc w:val="center"/>
    </w:pPr>
    <w:r>
      <w:fldChar w:fldCharType="begin"/>
    </w:r>
    <w:r>
      <w:instrText>PAGE</w:instrText>
    </w:r>
    <w:r>
      <w:fldChar w:fldCharType="separate"/>
    </w:r>
    <w:r w:rsidR="004604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04D3" w14:textId="77777777" w:rsidR="000476BE" w:rsidRDefault="000476BE">
      <w:r>
        <w:separator/>
      </w:r>
    </w:p>
  </w:footnote>
  <w:footnote w:type="continuationSeparator" w:id="0">
    <w:p w14:paraId="0322FF7C" w14:textId="77777777" w:rsidR="000476BE" w:rsidRDefault="00047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701A4"/>
    <w:multiLevelType w:val="hybridMultilevel"/>
    <w:tmpl w:val="3E14ED6C"/>
    <w:lvl w:ilvl="0" w:tplc="05D2A846">
      <w:start w:val="1"/>
      <w:numFmt w:val="bullet"/>
      <w:lvlText w:val="●"/>
      <w:lvlJc w:val="left"/>
      <w:pPr>
        <w:ind w:left="720" w:hanging="360"/>
      </w:pPr>
    </w:lvl>
    <w:lvl w:ilvl="1" w:tplc="1EDA13A2">
      <w:start w:val="1"/>
      <w:numFmt w:val="bullet"/>
      <w:lvlText w:val="○"/>
      <w:lvlJc w:val="left"/>
      <w:pPr>
        <w:ind w:left="1440" w:hanging="360"/>
      </w:pPr>
    </w:lvl>
    <w:lvl w:ilvl="2" w:tplc="9FF271CC">
      <w:start w:val="1"/>
      <w:numFmt w:val="bullet"/>
      <w:lvlText w:val="■"/>
      <w:lvlJc w:val="left"/>
      <w:pPr>
        <w:ind w:left="2160" w:hanging="360"/>
      </w:pPr>
    </w:lvl>
    <w:lvl w:ilvl="3" w:tplc="0F520E38">
      <w:start w:val="1"/>
      <w:numFmt w:val="bullet"/>
      <w:lvlText w:val="●"/>
      <w:lvlJc w:val="left"/>
      <w:pPr>
        <w:ind w:left="2880" w:hanging="360"/>
      </w:pPr>
    </w:lvl>
    <w:lvl w:ilvl="4" w:tplc="009A8F52">
      <w:start w:val="1"/>
      <w:numFmt w:val="bullet"/>
      <w:lvlText w:val="○"/>
      <w:lvlJc w:val="left"/>
      <w:pPr>
        <w:ind w:left="3600" w:hanging="360"/>
      </w:pPr>
    </w:lvl>
    <w:lvl w:ilvl="5" w:tplc="C6B25358">
      <w:start w:val="1"/>
      <w:numFmt w:val="bullet"/>
      <w:lvlText w:val="■"/>
      <w:lvlJc w:val="left"/>
      <w:pPr>
        <w:ind w:left="4320" w:hanging="360"/>
      </w:pPr>
    </w:lvl>
    <w:lvl w:ilvl="6" w:tplc="B1E09112">
      <w:start w:val="1"/>
      <w:numFmt w:val="bullet"/>
      <w:lvlText w:val="●"/>
      <w:lvlJc w:val="left"/>
      <w:pPr>
        <w:ind w:left="5040" w:hanging="360"/>
      </w:pPr>
    </w:lvl>
    <w:lvl w:ilvl="7" w:tplc="DA6052A0">
      <w:start w:val="1"/>
      <w:numFmt w:val="bullet"/>
      <w:lvlText w:val="●"/>
      <w:lvlJc w:val="left"/>
      <w:pPr>
        <w:ind w:left="5760" w:hanging="360"/>
      </w:pPr>
    </w:lvl>
    <w:lvl w:ilvl="8" w:tplc="5A7812F6">
      <w:start w:val="1"/>
      <w:numFmt w:val="bullet"/>
      <w:lvlText w:val="●"/>
      <w:lvlJc w:val="left"/>
      <w:pPr>
        <w:ind w:left="6480" w:hanging="360"/>
      </w:pPr>
    </w:lvl>
  </w:abstractNum>
  <w:num w:numId="1" w16cid:durableId="149248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E7"/>
    <w:rsid w:val="000476BE"/>
    <w:rsid w:val="0046045D"/>
    <w:rsid w:val="004679E7"/>
    <w:rsid w:val="005717AC"/>
    <w:rsid w:val="005741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E50177"/>
  <w15:docId w15:val="{D6BB1809-A30D-A64D-879F-FD4CD8BD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comments" Target="comments.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3973</Words>
  <Characters>22648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Vitória Vanzin Mendes</cp:lastModifiedBy>
  <cp:revision>2</cp:revision>
  <dcterms:created xsi:type="dcterms:W3CDTF">2026-03-21T14:37:00Z</dcterms:created>
  <dcterms:modified xsi:type="dcterms:W3CDTF">2026-03-21T16:06:00Z</dcterms:modified>
</cp:coreProperties>
</file>